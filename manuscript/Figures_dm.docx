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AF599" w14:textId="77777777" w:rsidR="006A09D8" w:rsidRPr="00BE39BF" w:rsidRDefault="003F6F66">
      <w:pPr>
        <w:rPr>
          <w:sz w:val="24"/>
          <w:szCs w:val="24"/>
        </w:rPr>
      </w:pPr>
      <w:r w:rsidRPr="00BE39BF">
        <w:rPr>
          <w:sz w:val="24"/>
          <w:szCs w:val="24"/>
        </w:rPr>
        <w:t>A.</w:t>
      </w:r>
      <w:r w:rsidRPr="00BE39BF">
        <w:rPr>
          <w:noProof/>
          <w:sz w:val="24"/>
          <w:szCs w:val="24"/>
          <w:lang w:val="en-US"/>
        </w:rPr>
        <w:drawing>
          <wp:inline distT="114300" distB="114300" distL="114300" distR="114300" wp14:anchorId="444B9B54" wp14:editId="2392D10A">
            <wp:extent cx="5943600" cy="39370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943600" cy="3937000"/>
                    </a:xfrm>
                    <a:prstGeom prst="rect">
                      <a:avLst/>
                    </a:prstGeom>
                    <a:ln/>
                  </pic:spPr>
                </pic:pic>
              </a:graphicData>
            </a:graphic>
          </wp:inline>
        </w:drawing>
      </w:r>
      <w:r w:rsidRPr="00BE39BF">
        <w:rPr>
          <w:b/>
          <w:sz w:val="24"/>
          <w:szCs w:val="24"/>
        </w:rPr>
        <w:t>B.</w:t>
      </w:r>
      <w:r w:rsidRPr="00BE39BF">
        <w:rPr>
          <w:noProof/>
          <w:sz w:val="24"/>
          <w:szCs w:val="24"/>
          <w:lang w:val="en-US"/>
        </w:rPr>
        <w:drawing>
          <wp:inline distT="114300" distB="114300" distL="114300" distR="114300" wp14:anchorId="526A3935" wp14:editId="50219885">
            <wp:extent cx="4349618" cy="2667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2942" r="23822"/>
                    <a:stretch>
                      <a:fillRect/>
                    </a:stretch>
                  </pic:blipFill>
                  <pic:spPr>
                    <a:xfrm>
                      <a:off x="0" y="0"/>
                      <a:ext cx="4349618" cy="2667000"/>
                    </a:xfrm>
                    <a:prstGeom prst="rect">
                      <a:avLst/>
                    </a:prstGeom>
                    <a:ln/>
                  </pic:spPr>
                </pic:pic>
              </a:graphicData>
            </a:graphic>
          </wp:inline>
        </w:drawing>
      </w:r>
    </w:p>
    <w:p w14:paraId="460CA248" w14:textId="77777777" w:rsidR="006A09D8" w:rsidRPr="00BE39BF" w:rsidRDefault="006A09D8">
      <w:pPr>
        <w:rPr>
          <w:sz w:val="24"/>
          <w:szCs w:val="24"/>
        </w:rPr>
      </w:pPr>
    </w:p>
    <w:p w14:paraId="6DBA8ABB" w14:textId="77777777" w:rsidR="006A09D8" w:rsidRPr="00BE39BF" w:rsidRDefault="003F6F66">
      <w:pPr>
        <w:rPr>
          <w:sz w:val="24"/>
          <w:szCs w:val="24"/>
        </w:rPr>
      </w:pPr>
      <w:r w:rsidRPr="00BE39BF">
        <w:rPr>
          <w:sz w:val="24"/>
          <w:szCs w:val="24"/>
        </w:rPr>
        <w:t xml:space="preserve">Figure 1. A. </w:t>
      </w:r>
      <w:proofErr w:type="spellStart"/>
      <w:r w:rsidRPr="00BE39BF">
        <w:rPr>
          <w:sz w:val="24"/>
          <w:szCs w:val="24"/>
        </w:rPr>
        <w:t>Tracklines</w:t>
      </w:r>
      <w:proofErr w:type="spellEnd"/>
      <w:r w:rsidRPr="00BE39BF">
        <w:rPr>
          <w:sz w:val="24"/>
          <w:szCs w:val="24"/>
        </w:rPr>
        <w:t xml:space="preserve"> of all glider missions relative to the pipeline. </w:t>
      </w:r>
      <w:proofErr w:type="spellStart"/>
      <w:proofErr w:type="gramStart"/>
      <w:r w:rsidRPr="00BE39BF">
        <w:rPr>
          <w:sz w:val="24"/>
          <w:szCs w:val="24"/>
        </w:rPr>
        <w:t>B.Timeline</w:t>
      </w:r>
      <w:proofErr w:type="spellEnd"/>
      <w:proofErr w:type="gramEnd"/>
      <w:r w:rsidRPr="00BE39BF">
        <w:rPr>
          <w:sz w:val="24"/>
          <w:szCs w:val="24"/>
        </w:rPr>
        <w:t xml:space="preserve"> of fish tagging activities, deployments and recoveries of the acoustic moorings, and glider deployments.  Breaks in the mooring data sets are exaggerated for clarity, actual time with mooring out of the water was less than an hour per mooring.</w:t>
      </w:r>
      <w:r w:rsidRPr="00BE39BF">
        <w:rPr>
          <w:sz w:val="24"/>
          <w:szCs w:val="24"/>
        </w:rPr>
        <w:br w:type="page"/>
      </w:r>
    </w:p>
    <w:p w14:paraId="28691B53" w14:textId="77777777" w:rsidR="006A09D8" w:rsidRPr="00BE39BF" w:rsidRDefault="006A09D8">
      <w:pPr>
        <w:rPr>
          <w:sz w:val="24"/>
          <w:szCs w:val="24"/>
        </w:rPr>
      </w:pPr>
    </w:p>
    <w:p w14:paraId="634A0E80" w14:textId="77777777" w:rsidR="006A09D8" w:rsidRPr="00BE39BF" w:rsidRDefault="0055161A">
      <w:pPr>
        <w:rPr>
          <w:sz w:val="24"/>
          <w:szCs w:val="24"/>
        </w:rPr>
      </w:pPr>
      <w:r w:rsidRPr="00BE39BF">
        <w:rPr>
          <w:noProof/>
          <w:sz w:val="24"/>
          <w:szCs w:val="24"/>
          <w:lang w:val="en-US"/>
        </w:rPr>
        <mc:AlternateContent>
          <mc:Choice Requires="wps">
            <w:drawing>
              <wp:anchor distT="0" distB="0" distL="114300" distR="114300" simplePos="0" relativeHeight="251658752" behindDoc="0" locked="0" layoutInCell="1" allowOverlap="1" wp14:anchorId="33E5003B" wp14:editId="7346B012">
                <wp:simplePos x="0" y="0"/>
                <wp:positionH relativeFrom="column">
                  <wp:posOffset>1600200</wp:posOffset>
                </wp:positionH>
                <wp:positionV relativeFrom="paragraph">
                  <wp:posOffset>1710690</wp:posOffset>
                </wp:positionV>
                <wp:extent cx="828675" cy="447675"/>
                <wp:effectExtent l="57150" t="19050" r="85725" b="104775"/>
                <wp:wrapNone/>
                <wp:docPr id="23" name="Oval 23"/>
                <wp:cNvGraphicFramePr/>
                <a:graphic xmlns:a="http://schemas.openxmlformats.org/drawingml/2006/main">
                  <a:graphicData uri="http://schemas.microsoft.com/office/word/2010/wordprocessingShape">
                    <wps:wsp>
                      <wps:cNvSpPr/>
                      <wps:spPr>
                        <a:xfrm>
                          <a:off x="0" y="0"/>
                          <a:ext cx="828675" cy="44767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76B4A" id="Oval 23" o:spid="_x0000_s1026" style="position:absolute;margin-left:126pt;margin-top:134.7pt;width:65.25pt;height:3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" filled="f" strokecolor="red" strokeweight="1.5pt">
                <v:shadow on="t" color="black" opacity="22937f" origin=",.5" offset="0,.63889mm"/>
              </v:oval>
            </w:pict>
          </mc:Fallback>
        </mc:AlternateContent>
      </w:r>
      <w:r w:rsidRPr="00BE39BF">
        <w:rPr>
          <w:noProof/>
          <w:sz w:val="24"/>
          <w:szCs w:val="24"/>
          <w:lang w:val="en-US"/>
        </w:rPr>
        <mc:AlternateContent>
          <mc:Choice Requires="wps">
            <w:drawing>
              <wp:anchor distT="0" distB="0" distL="114300" distR="114300" simplePos="0" relativeHeight="251657728" behindDoc="0" locked="0" layoutInCell="1" allowOverlap="1" wp14:anchorId="79DD9E2B" wp14:editId="4609CCBC">
                <wp:simplePos x="0" y="0"/>
                <wp:positionH relativeFrom="column">
                  <wp:posOffset>3695700</wp:posOffset>
                </wp:positionH>
                <wp:positionV relativeFrom="paragraph">
                  <wp:posOffset>1062990</wp:posOffset>
                </wp:positionV>
                <wp:extent cx="676275" cy="476250"/>
                <wp:effectExtent l="57150" t="19050" r="85725" b="95250"/>
                <wp:wrapNone/>
                <wp:docPr id="22" name="Oval 22"/>
                <wp:cNvGraphicFramePr/>
                <a:graphic xmlns:a="http://schemas.openxmlformats.org/drawingml/2006/main">
                  <a:graphicData uri="http://schemas.microsoft.com/office/word/2010/wordprocessingShape">
                    <wps:wsp>
                      <wps:cNvSpPr/>
                      <wps:spPr>
                        <a:xfrm>
                          <a:off x="0" y="0"/>
                          <a:ext cx="676275" cy="47625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05AEB" id="Oval 22" o:spid="_x0000_s1026" style="position:absolute;margin-left:291pt;margin-top:83.7pt;width:53.25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" filled="f" strokecolor="red" strokeweight="1.5pt">
                <v:shadow on="t" color="black" opacity="22937f" origin=",.5" offset="0,.63889mm"/>
              </v:oval>
            </w:pict>
          </mc:Fallback>
        </mc:AlternateContent>
      </w:r>
      <w:r w:rsidRPr="00BE39BF">
        <w:rPr>
          <w:noProof/>
          <w:sz w:val="24"/>
          <w:szCs w:val="24"/>
          <w:lang w:val="en-US"/>
        </w:rPr>
        <mc:AlternateContent>
          <mc:Choice Requires="wps">
            <w:drawing>
              <wp:anchor distT="0" distB="0" distL="114300" distR="114300" simplePos="0" relativeHeight="251655680" behindDoc="0" locked="0" layoutInCell="1" allowOverlap="1" wp14:anchorId="01001E8B" wp14:editId="7CA07097">
                <wp:simplePos x="0" y="0"/>
                <wp:positionH relativeFrom="column">
                  <wp:posOffset>409575</wp:posOffset>
                </wp:positionH>
                <wp:positionV relativeFrom="paragraph">
                  <wp:posOffset>186690</wp:posOffset>
                </wp:positionV>
                <wp:extent cx="1790700" cy="714375"/>
                <wp:effectExtent l="57150" t="19050" r="76200" b="104775"/>
                <wp:wrapNone/>
                <wp:docPr id="21" name="Oval 21"/>
                <wp:cNvGraphicFramePr/>
                <a:graphic xmlns:a="http://schemas.openxmlformats.org/drawingml/2006/main">
                  <a:graphicData uri="http://schemas.microsoft.com/office/word/2010/wordprocessingShape">
                    <wps:wsp>
                      <wps:cNvSpPr/>
                      <wps:spPr>
                        <a:xfrm>
                          <a:off x="0" y="0"/>
                          <a:ext cx="1790700" cy="71437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AB97F" id="Oval 21" o:spid="_x0000_s1026" style="position:absolute;margin-left:32.25pt;margin-top:14.7pt;width:141pt;height:56.2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" filled="f" strokecolor="red" strokeweight="1.5pt">
                <v:shadow on="t" color="black" opacity="22937f" origin=",.5" offset="0,.63889mm"/>
              </v:oval>
            </w:pict>
          </mc:Fallback>
        </mc:AlternateContent>
      </w:r>
      <w:r w:rsidR="003F6F66" w:rsidRPr="00BE39BF">
        <w:rPr>
          <w:noProof/>
          <w:sz w:val="24"/>
          <w:szCs w:val="24"/>
          <w:lang w:val="en-US"/>
        </w:rPr>
        <w:drawing>
          <wp:inline distT="114300" distB="114300" distL="114300" distR="114300" wp14:anchorId="320C569B" wp14:editId="1E63402B">
            <wp:extent cx="5000625" cy="2838450"/>
            <wp:effectExtent l="0" t="0" r="9525"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7"/>
                    <a:srcRect l="1130" b="4180"/>
                    <a:stretch/>
                  </pic:blipFill>
                  <pic:spPr bwMode="auto">
                    <a:xfrm>
                      <a:off x="0" y="0"/>
                      <a:ext cx="5000625" cy="2838450"/>
                    </a:xfrm>
                    <a:prstGeom prst="rect">
                      <a:avLst/>
                    </a:prstGeom>
                    <a:ln>
                      <a:noFill/>
                    </a:ln>
                    <a:extLst>
                      <a:ext uri="{53640926-AAD7-44D8-BBD7-CCE9431645EC}">
                        <a14:shadowObscured xmlns:a14="http://schemas.microsoft.com/office/drawing/2010/main"/>
                      </a:ext>
                    </a:extLst>
                  </pic:spPr>
                </pic:pic>
              </a:graphicData>
            </a:graphic>
          </wp:inline>
        </w:drawing>
      </w:r>
    </w:p>
    <w:p w14:paraId="2B1B2C0D" w14:textId="77777777" w:rsidR="006A09D8" w:rsidRPr="00BE39BF" w:rsidRDefault="003F6F66">
      <w:pPr>
        <w:rPr>
          <w:sz w:val="24"/>
          <w:szCs w:val="24"/>
        </w:rPr>
      </w:pPr>
      <w:r w:rsidRPr="00BE39BF">
        <w:rPr>
          <w:sz w:val="24"/>
          <w:szCs w:val="24"/>
        </w:rPr>
        <w:t xml:space="preserve">Figure 2.  Slocum glider equipped with the following acoustic technologies: A. </w:t>
      </w:r>
      <w:r w:rsidR="0055161A" w:rsidRPr="00BE39BF">
        <w:rPr>
          <w:sz w:val="24"/>
          <w:szCs w:val="24"/>
        </w:rPr>
        <w:t xml:space="preserve">an externally mounted </w:t>
      </w:r>
      <w:r w:rsidRPr="00BE39BF">
        <w:rPr>
          <w:sz w:val="24"/>
          <w:szCs w:val="24"/>
        </w:rPr>
        <w:t xml:space="preserve">passive acoustic recorder B. tag telemetry receiver. C. water-column biomass </w:t>
      </w:r>
      <w:proofErr w:type="spellStart"/>
      <w:r w:rsidRPr="00BE39BF">
        <w:rPr>
          <w:sz w:val="24"/>
          <w:szCs w:val="24"/>
        </w:rPr>
        <w:t>echosounder</w:t>
      </w:r>
      <w:proofErr w:type="spellEnd"/>
      <w:r w:rsidRPr="00BE39BF">
        <w:rPr>
          <w:sz w:val="24"/>
          <w:szCs w:val="24"/>
        </w:rPr>
        <w:t>.</w:t>
      </w:r>
      <w:r w:rsidRPr="00BE39BF">
        <w:rPr>
          <w:sz w:val="24"/>
          <w:szCs w:val="24"/>
        </w:rPr>
        <w:br w:type="page"/>
      </w:r>
    </w:p>
    <w:p w14:paraId="4C75C99C" w14:textId="77777777" w:rsidR="006A09D8" w:rsidRPr="00BE39BF" w:rsidRDefault="006A09D8">
      <w:pPr>
        <w:rPr>
          <w:sz w:val="24"/>
          <w:szCs w:val="24"/>
        </w:rPr>
      </w:pPr>
    </w:p>
    <w:p w14:paraId="5DC44C2C" w14:textId="77777777" w:rsidR="00775A0A" w:rsidRPr="00BE39BF" w:rsidRDefault="00775A0A">
      <w:pPr>
        <w:rPr>
          <w:sz w:val="24"/>
          <w:szCs w:val="24"/>
        </w:rPr>
      </w:pPr>
    </w:p>
    <w:p w14:paraId="4EAB2068" w14:textId="77777777" w:rsidR="00775A0A" w:rsidRPr="00BE39BF" w:rsidRDefault="00775A0A">
      <w:pPr>
        <w:rPr>
          <w:sz w:val="24"/>
          <w:szCs w:val="24"/>
        </w:rPr>
      </w:pPr>
    </w:p>
    <w:p w14:paraId="16070941" w14:textId="77777777" w:rsidR="00775A0A" w:rsidRPr="00BE39BF" w:rsidRDefault="00775A0A">
      <w:pPr>
        <w:rPr>
          <w:sz w:val="24"/>
          <w:szCs w:val="24"/>
        </w:rPr>
      </w:pPr>
    </w:p>
    <w:p w14:paraId="26FAC36E" w14:textId="77777777" w:rsidR="00775A0A" w:rsidRPr="00BE39BF" w:rsidRDefault="00775A0A">
      <w:pPr>
        <w:rPr>
          <w:sz w:val="24"/>
          <w:szCs w:val="24"/>
        </w:rPr>
      </w:pPr>
    </w:p>
    <w:p w14:paraId="7D280B01" w14:textId="77777777" w:rsidR="00C615A2" w:rsidRPr="00BE39BF" w:rsidRDefault="00C615A2">
      <w:pPr>
        <w:rPr>
          <w:sz w:val="24"/>
          <w:szCs w:val="24"/>
        </w:rPr>
      </w:pPr>
    </w:p>
    <w:p w14:paraId="043B2079" w14:textId="77777777" w:rsidR="00E35C8F" w:rsidRPr="00BE39BF" w:rsidRDefault="00E35C8F">
      <w:pPr>
        <w:rPr>
          <w:sz w:val="24"/>
          <w:szCs w:val="24"/>
        </w:rPr>
      </w:pPr>
      <w:r w:rsidRPr="00BE39BF">
        <w:rPr>
          <w:noProof/>
          <w:sz w:val="24"/>
          <w:szCs w:val="24"/>
          <w:lang w:val="en-US"/>
        </w:rPr>
        <w:drawing>
          <wp:inline distT="0" distB="0" distL="0" distR="0" wp14:anchorId="60A16C83" wp14:editId="2BCCD4F4">
            <wp:extent cx="5838825" cy="3972560"/>
            <wp:effectExtent l="19050" t="19050" r="28575" b="279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757"/>
                    <a:stretch/>
                  </pic:blipFill>
                  <pic:spPr bwMode="auto">
                    <a:xfrm>
                      <a:off x="0" y="0"/>
                      <a:ext cx="5839156" cy="397278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B598637" w14:textId="77777777" w:rsidR="006A09D8" w:rsidRPr="00BE39BF" w:rsidRDefault="006A09D8">
      <w:pPr>
        <w:rPr>
          <w:sz w:val="24"/>
          <w:szCs w:val="24"/>
        </w:rPr>
      </w:pPr>
    </w:p>
    <w:p w14:paraId="647ED806" w14:textId="77777777" w:rsidR="006A09D8" w:rsidRPr="00BE39BF" w:rsidRDefault="003F6F66">
      <w:pPr>
        <w:rPr>
          <w:sz w:val="24"/>
          <w:szCs w:val="24"/>
        </w:rPr>
      </w:pPr>
      <w:r w:rsidRPr="00BE39BF">
        <w:rPr>
          <w:sz w:val="24"/>
          <w:szCs w:val="24"/>
        </w:rPr>
        <w:t xml:space="preserve">Figure 3. Detection of red grouper </w:t>
      </w:r>
      <w:r w:rsidR="00E35C8F" w:rsidRPr="00BE39BF">
        <w:rPr>
          <w:sz w:val="24"/>
          <w:szCs w:val="24"/>
        </w:rPr>
        <w:t>(blue circles),</w:t>
      </w:r>
      <w:r w:rsidRPr="00BE39BF">
        <w:rPr>
          <w:sz w:val="24"/>
          <w:szCs w:val="24"/>
        </w:rPr>
        <w:t xml:space="preserve"> red snapper</w:t>
      </w:r>
      <w:r w:rsidR="00E35C8F" w:rsidRPr="00BE39BF">
        <w:rPr>
          <w:sz w:val="24"/>
          <w:szCs w:val="24"/>
        </w:rPr>
        <w:t xml:space="preserve"> (red circles), and moored receiver pings (brown triangles, receivers represented by yellow circles)</w:t>
      </w:r>
      <w:r w:rsidRPr="00BE39BF">
        <w:rPr>
          <w:sz w:val="24"/>
          <w:szCs w:val="24"/>
        </w:rPr>
        <w:t xml:space="preserve"> by glider-mounted telemetry receiver at the sites along the pipeline where fish were tagged. </w:t>
      </w:r>
    </w:p>
    <w:p w14:paraId="71325BAF" w14:textId="77777777" w:rsidR="00775A0A" w:rsidRPr="00BE39BF" w:rsidRDefault="00775A0A">
      <w:pPr>
        <w:rPr>
          <w:sz w:val="24"/>
          <w:szCs w:val="24"/>
        </w:rPr>
      </w:pPr>
      <w:r w:rsidRPr="00BE39BF">
        <w:rPr>
          <w:sz w:val="24"/>
          <w:szCs w:val="24"/>
        </w:rPr>
        <w:br w:type="page"/>
      </w:r>
    </w:p>
    <w:p w14:paraId="33F42BEE" w14:textId="77777777" w:rsidR="00424292" w:rsidRPr="00BE39BF" w:rsidRDefault="00424292">
      <w:pPr>
        <w:rPr>
          <w:sz w:val="24"/>
          <w:szCs w:val="24"/>
        </w:rPr>
      </w:pPr>
      <w:commentRangeStart w:id="0"/>
      <w:commentRangeStart w:id="1"/>
      <w:r w:rsidRPr="00BE39BF">
        <w:rPr>
          <w:noProof/>
          <w:sz w:val="24"/>
          <w:szCs w:val="24"/>
          <w:lang w:val="en-US"/>
        </w:rPr>
        <w:lastRenderedPageBreak/>
        <w:drawing>
          <wp:inline distT="0" distB="0" distL="0" distR="0" wp14:anchorId="6C1255AD" wp14:editId="166DC12A">
            <wp:extent cx="5943600" cy="4637405"/>
            <wp:effectExtent l="19050" t="19050" r="19050" b="1079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5943600" cy="4637405"/>
                    </a:xfrm>
                    <a:prstGeom prst="rect">
                      <a:avLst/>
                    </a:prstGeom>
                    <a:ln w="19050">
                      <a:solidFill>
                        <a:schemeClr val="tx1"/>
                      </a:solidFill>
                    </a:ln>
                  </pic:spPr>
                </pic:pic>
              </a:graphicData>
            </a:graphic>
          </wp:inline>
        </w:drawing>
      </w:r>
      <w:commentRangeEnd w:id="0"/>
      <w:commentRangeEnd w:id="1"/>
      <w:r w:rsidR="004B1DA6">
        <w:rPr>
          <w:rStyle w:val="CommentReference"/>
        </w:rPr>
        <w:commentReference w:id="1"/>
      </w:r>
      <w:r w:rsidR="0055161A" w:rsidRPr="00BE39BF">
        <w:rPr>
          <w:rStyle w:val="CommentReference"/>
          <w:sz w:val="24"/>
          <w:szCs w:val="24"/>
        </w:rPr>
        <w:commentReference w:id="0"/>
      </w:r>
    </w:p>
    <w:p w14:paraId="39461DE8" w14:textId="77777777" w:rsidR="00424292" w:rsidRPr="00BE39BF" w:rsidRDefault="00424292">
      <w:pPr>
        <w:rPr>
          <w:sz w:val="24"/>
          <w:szCs w:val="24"/>
        </w:rPr>
      </w:pPr>
    </w:p>
    <w:p w14:paraId="51F61BF5" w14:textId="77777777" w:rsidR="00424292" w:rsidRPr="00BE39BF" w:rsidRDefault="0055161A">
      <w:pPr>
        <w:rPr>
          <w:sz w:val="24"/>
          <w:szCs w:val="24"/>
        </w:rPr>
      </w:pPr>
      <w:r w:rsidRPr="00BE39BF">
        <w:rPr>
          <w:sz w:val="24"/>
          <w:szCs w:val="24"/>
        </w:rPr>
        <w:t xml:space="preserve">Figure 4:  </w:t>
      </w:r>
      <w:r w:rsidR="00424292" w:rsidRPr="00BE39BF">
        <w:rPr>
          <w:sz w:val="24"/>
          <w:szCs w:val="24"/>
        </w:rPr>
        <w:t>Detections of tagged Red Grouper (blue) and Red Snapper (red) by any of the moorings over the duration of the effort.  Yellow overlay represents times glider was deployed</w:t>
      </w:r>
    </w:p>
    <w:p w14:paraId="699B5533" w14:textId="77777777" w:rsidR="00424292" w:rsidRPr="00BE39BF" w:rsidRDefault="00424292">
      <w:pPr>
        <w:rPr>
          <w:sz w:val="24"/>
          <w:szCs w:val="24"/>
        </w:rPr>
      </w:pPr>
    </w:p>
    <w:p w14:paraId="07208582" w14:textId="540CD08E" w:rsidR="00424292" w:rsidRPr="00BE39BF" w:rsidRDefault="007D6D40">
      <w:pPr>
        <w:rPr>
          <w:sz w:val="24"/>
          <w:szCs w:val="24"/>
        </w:rPr>
      </w:pPr>
      <w:r>
        <w:rPr>
          <w:noProof/>
          <w:sz w:val="24"/>
          <w:szCs w:val="24"/>
          <w:lang w:val="en-US"/>
        </w:rPr>
        <w:lastRenderedPageBreak/>
        <w:drawing>
          <wp:inline distT="0" distB="0" distL="0" distR="0" wp14:anchorId="7D58CEA4" wp14:editId="566BB7F2">
            <wp:extent cx="5621020" cy="4608830"/>
            <wp:effectExtent l="19050" t="19050" r="1778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020" cy="4608830"/>
                    </a:xfrm>
                    <a:prstGeom prst="rect">
                      <a:avLst/>
                    </a:prstGeom>
                    <a:noFill/>
                    <a:ln w="19050">
                      <a:solidFill>
                        <a:schemeClr val="tx1"/>
                      </a:solidFill>
                    </a:ln>
                  </pic:spPr>
                </pic:pic>
              </a:graphicData>
            </a:graphic>
          </wp:inline>
        </w:drawing>
      </w:r>
    </w:p>
    <w:p w14:paraId="05AE88FF" w14:textId="77777777" w:rsidR="00424292" w:rsidRPr="00BE39BF" w:rsidRDefault="0055161A" w:rsidP="00424292">
      <w:pPr>
        <w:rPr>
          <w:sz w:val="24"/>
          <w:szCs w:val="24"/>
        </w:rPr>
      </w:pPr>
      <w:r w:rsidRPr="00BE39BF">
        <w:rPr>
          <w:sz w:val="24"/>
          <w:szCs w:val="24"/>
        </w:rPr>
        <w:t>Figure 5</w:t>
      </w:r>
      <w:r w:rsidR="00424292" w:rsidRPr="00BE39BF">
        <w:rPr>
          <w:sz w:val="24"/>
          <w:szCs w:val="24"/>
        </w:rPr>
        <w:t>:  Comparison of fixed receiver and glider-mounted receiver for fish detections.</w:t>
      </w:r>
    </w:p>
    <w:p w14:paraId="13CA5E07" w14:textId="77777777" w:rsidR="00424292" w:rsidRPr="00BE39BF" w:rsidRDefault="00424292" w:rsidP="00424292">
      <w:pPr>
        <w:rPr>
          <w:sz w:val="24"/>
          <w:szCs w:val="24"/>
        </w:rPr>
      </w:pPr>
      <w:r w:rsidRPr="00BE39BF">
        <w:rPr>
          <w:sz w:val="24"/>
          <w:szCs w:val="24"/>
        </w:rPr>
        <w:t>The glider consistently detected fewer receivers and fish than the moored receivers, but performance improved with piloting the glider to loiter in the tagging region for longer periods of time.</w:t>
      </w:r>
      <w:r w:rsidRPr="00BE39BF">
        <w:rPr>
          <w:sz w:val="24"/>
          <w:szCs w:val="24"/>
        </w:rPr>
        <w:br w:type="page"/>
      </w:r>
    </w:p>
    <w:p w14:paraId="5585FFA5" w14:textId="77777777" w:rsidR="006A09D8" w:rsidRPr="00BE39BF" w:rsidRDefault="006A09D8">
      <w:pPr>
        <w:rPr>
          <w:sz w:val="24"/>
          <w:szCs w:val="24"/>
        </w:rPr>
      </w:pPr>
    </w:p>
    <w:p w14:paraId="10AD3343" w14:textId="77777777" w:rsidR="006A09D8" w:rsidRPr="00BE39BF" w:rsidRDefault="008B6F9F" w:rsidP="008B6F9F">
      <w:pPr>
        <w:contextualSpacing/>
        <w:rPr>
          <w:sz w:val="24"/>
          <w:szCs w:val="24"/>
        </w:rPr>
      </w:pPr>
      <w:r w:rsidRPr="00BE39BF">
        <w:rPr>
          <w:noProof/>
          <w:sz w:val="24"/>
          <w:szCs w:val="24"/>
          <w:lang w:val="en-US"/>
        </w:rPr>
        <w:drawing>
          <wp:inline distT="0" distB="0" distL="0" distR="0" wp14:anchorId="3703F0DF" wp14:editId="2D3C5F0C">
            <wp:extent cx="5943600" cy="393908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39086"/>
                    </a:xfrm>
                    <a:prstGeom prst="rect">
                      <a:avLst/>
                    </a:prstGeom>
                    <a:noFill/>
                  </pic:spPr>
                </pic:pic>
              </a:graphicData>
            </a:graphic>
          </wp:inline>
        </w:drawing>
      </w:r>
    </w:p>
    <w:p w14:paraId="5F944E68" w14:textId="77777777" w:rsidR="006A09D8" w:rsidRPr="00BE39BF" w:rsidRDefault="006A09D8">
      <w:pPr>
        <w:rPr>
          <w:sz w:val="24"/>
          <w:szCs w:val="24"/>
        </w:rPr>
      </w:pPr>
    </w:p>
    <w:p w14:paraId="5790C70B" w14:textId="77777777" w:rsidR="006A09D8" w:rsidRPr="00BE39BF" w:rsidRDefault="006A09D8">
      <w:pPr>
        <w:rPr>
          <w:sz w:val="24"/>
          <w:szCs w:val="24"/>
        </w:rPr>
      </w:pPr>
    </w:p>
    <w:p w14:paraId="6830D3F9" w14:textId="77777777" w:rsidR="006A09D8" w:rsidRPr="00BE39BF" w:rsidRDefault="006A09D8">
      <w:pPr>
        <w:rPr>
          <w:sz w:val="24"/>
          <w:szCs w:val="24"/>
        </w:rPr>
      </w:pPr>
    </w:p>
    <w:p w14:paraId="3440F5A3" w14:textId="77777777" w:rsidR="008B6F9F" w:rsidRPr="00BE39BF" w:rsidRDefault="003F6F66">
      <w:pPr>
        <w:rPr>
          <w:sz w:val="24"/>
          <w:szCs w:val="24"/>
        </w:rPr>
      </w:pPr>
      <w:r w:rsidRPr="00BE39BF">
        <w:rPr>
          <w:sz w:val="24"/>
          <w:szCs w:val="24"/>
        </w:rPr>
        <w:t xml:space="preserve">Figure </w:t>
      </w:r>
      <w:r w:rsidR="0055161A" w:rsidRPr="00BE39BF">
        <w:rPr>
          <w:sz w:val="24"/>
          <w:szCs w:val="24"/>
        </w:rPr>
        <w:t>6</w:t>
      </w:r>
      <w:r w:rsidRPr="00BE39BF">
        <w:rPr>
          <w:sz w:val="24"/>
          <w:szCs w:val="24"/>
        </w:rPr>
        <w:t>. Passive acoustic mo</w:t>
      </w:r>
      <w:r w:rsidR="008B6F9F" w:rsidRPr="00BE39BF">
        <w:rPr>
          <w:sz w:val="24"/>
          <w:szCs w:val="24"/>
        </w:rPr>
        <w:t xml:space="preserve">nitoring results from glider. </w:t>
      </w:r>
      <w:r w:rsidRPr="00BE39BF">
        <w:rPr>
          <w:sz w:val="24"/>
          <w:szCs w:val="24"/>
        </w:rPr>
        <w:t xml:space="preserve"> All missions for entire tracks </w:t>
      </w:r>
      <w:r w:rsidR="008B6F9F" w:rsidRPr="00BE39BF">
        <w:rPr>
          <w:sz w:val="24"/>
          <w:szCs w:val="24"/>
        </w:rPr>
        <w:t>and a</w:t>
      </w:r>
      <w:r w:rsidRPr="00BE39BF">
        <w:rPr>
          <w:sz w:val="24"/>
          <w:szCs w:val="24"/>
        </w:rPr>
        <w:t>rea corresponding to location where fish were tagged for telemetry</w:t>
      </w:r>
      <w:r w:rsidR="008B6F9F" w:rsidRPr="00BE39BF">
        <w:rPr>
          <w:sz w:val="24"/>
          <w:szCs w:val="24"/>
        </w:rPr>
        <w:t xml:space="preserve"> (inset), larger bubbles indicate more grouper calls recorded.</w:t>
      </w:r>
    </w:p>
    <w:p w14:paraId="3B1C438F" w14:textId="77777777" w:rsidR="008B6F9F" w:rsidRPr="00BE39BF" w:rsidRDefault="008B6F9F">
      <w:pPr>
        <w:rPr>
          <w:sz w:val="24"/>
          <w:szCs w:val="24"/>
        </w:rPr>
      </w:pPr>
      <w:r w:rsidRPr="00BE39BF">
        <w:rPr>
          <w:sz w:val="24"/>
          <w:szCs w:val="24"/>
        </w:rPr>
        <w:br w:type="page"/>
      </w:r>
    </w:p>
    <w:p w14:paraId="46589A84" w14:textId="77777777" w:rsidR="006A09D8" w:rsidRPr="00BE39BF" w:rsidRDefault="006A09D8">
      <w:pPr>
        <w:rPr>
          <w:sz w:val="24"/>
          <w:szCs w:val="24"/>
        </w:rPr>
      </w:pPr>
    </w:p>
    <w:p w14:paraId="502CA46D" w14:textId="77777777" w:rsidR="006A09D8" w:rsidRPr="00BE39BF" w:rsidRDefault="006A09D8">
      <w:pPr>
        <w:rPr>
          <w:sz w:val="24"/>
          <w:szCs w:val="24"/>
        </w:rPr>
      </w:pPr>
    </w:p>
    <w:p w14:paraId="5BACC7B5" w14:textId="77777777" w:rsidR="006A09D8" w:rsidRPr="00BE39BF" w:rsidRDefault="006A09D8">
      <w:pPr>
        <w:rPr>
          <w:sz w:val="24"/>
          <w:szCs w:val="24"/>
        </w:rPr>
      </w:pPr>
    </w:p>
    <w:p w14:paraId="0E7649FE" w14:textId="77777777" w:rsidR="006A09D8" w:rsidRPr="00BE39BF" w:rsidRDefault="003F6F66">
      <w:pPr>
        <w:numPr>
          <w:ilvl w:val="0"/>
          <w:numId w:val="1"/>
        </w:numPr>
        <w:spacing w:line="480" w:lineRule="auto"/>
        <w:contextualSpacing/>
        <w:rPr>
          <w:b/>
          <w:sz w:val="24"/>
          <w:szCs w:val="24"/>
        </w:rPr>
      </w:pPr>
      <w:r w:rsidRPr="00BE39BF">
        <w:rPr>
          <w:b/>
          <w:noProof/>
          <w:sz w:val="24"/>
          <w:szCs w:val="24"/>
          <w:lang w:val="en-US"/>
        </w:rPr>
        <w:drawing>
          <wp:inline distT="114300" distB="114300" distL="114300" distR="114300" wp14:anchorId="00172681" wp14:editId="132CDFDC">
            <wp:extent cx="5943600" cy="2552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2552700"/>
                    </a:xfrm>
                    <a:prstGeom prst="rect">
                      <a:avLst/>
                    </a:prstGeom>
                    <a:ln/>
                  </pic:spPr>
                </pic:pic>
              </a:graphicData>
            </a:graphic>
          </wp:inline>
        </w:drawing>
      </w:r>
    </w:p>
    <w:p w14:paraId="6B014394" w14:textId="77777777" w:rsidR="006A09D8" w:rsidRPr="00BE39BF" w:rsidRDefault="003F6F66">
      <w:pPr>
        <w:numPr>
          <w:ilvl w:val="0"/>
          <w:numId w:val="1"/>
        </w:numPr>
        <w:spacing w:line="480" w:lineRule="auto"/>
        <w:contextualSpacing/>
        <w:rPr>
          <w:b/>
          <w:sz w:val="24"/>
          <w:szCs w:val="24"/>
        </w:rPr>
      </w:pPr>
      <w:r w:rsidRPr="00BE39BF">
        <w:rPr>
          <w:b/>
          <w:noProof/>
          <w:sz w:val="24"/>
          <w:szCs w:val="24"/>
          <w:lang w:val="en-US"/>
        </w:rPr>
        <w:drawing>
          <wp:inline distT="114300" distB="114300" distL="114300" distR="114300" wp14:anchorId="3B94A8DB" wp14:editId="511EA7F4">
            <wp:extent cx="3659204" cy="2833688"/>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659204" cy="2833688"/>
                    </a:xfrm>
                    <a:prstGeom prst="rect">
                      <a:avLst/>
                    </a:prstGeom>
                    <a:ln/>
                  </pic:spPr>
                </pic:pic>
              </a:graphicData>
            </a:graphic>
          </wp:inline>
        </w:drawing>
      </w:r>
    </w:p>
    <w:p w14:paraId="2A8A6859" w14:textId="77777777" w:rsidR="006A09D8" w:rsidRPr="00BE39BF" w:rsidRDefault="003F6F66">
      <w:pPr>
        <w:rPr>
          <w:sz w:val="24"/>
          <w:szCs w:val="24"/>
        </w:rPr>
      </w:pPr>
      <w:r w:rsidRPr="00BE39BF">
        <w:rPr>
          <w:sz w:val="24"/>
          <w:szCs w:val="24"/>
        </w:rPr>
        <w:t xml:space="preserve">Figure </w:t>
      </w:r>
      <w:r w:rsidR="0055161A" w:rsidRPr="00BE39BF">
        <w:rPr>
          <w:sz w:val="24"/>
          <w:szCs w:val="24"/>
        </w:rPr>
        <w:t>7</w:t>
      </w:r>
      <w:r w:rsidRPr="00BE39BF">
        <w:rPr>
          <w:sz w:val="24"/>
          <w:szCs w:val="24"/>
        </w:rPr>
        <w:t>. Variability in red grouper sound production at a fixed receiver located along the pipeline. A. Time series of calls per hour at one location.  B. Mean daily calls per hour shows that calls are most commonly produced at dusk (Eastern Time).</w:t>
      </w:r>
    </w:p>
    <w:p w14:paraId="1AD1E13F" w14:textId="77777777" w:rsidR="006A09D8" w:rsidRPr="00BE39BF" w:rsidRDefault="006A09D8">
      <w:pPr>
        <w:rPr>
          <w:sz w:val="24"/>
          <w:szCs w:val="24"/>
        </w:rPr>
      </w:pPr>
    </w:p>
    <w:p w14:paraId="00BAE93C" w14:textId="77777777" w:rsidR="006A09D8" w:rsidRPr="00BE39BF" w:rsidRDefault="003F6F66">
      <w:pPr>
        <w:rPr>
          <w:sz w:val="24"/>
          <w:szCs w:val="24"/>
        </w:rPr>
      </w:pPr>
      <w:r w:rsidRPr="00BE39BF">
        <w:rPr>
          <w:sz w:val="24"/>
          <w:szCs w:val="24"/>
        </w:rPr>
        <w:br w:type="page"/>
      </w:r>
    </w:p>
    <w:p w14:paraId="1D9250E1" w14:textId="77777777" w:rsidR="006A09D8" w:rsidRPr="00BE39BF" w:rsidRDefault="006A09D8">
      <w:pPr>
        <w:rPr>
          <w:sz w:val="24"/>
          <w:szCs w:val="24"/>
        </w:rPr>
      </w:pPr>
    </w:p>
    <w:p w14:paraId="1135966B" w14:textId="77777777" w:rsidR="006A09D8" w:rsidRPr="00BE39BF" w:rsidRDefault="003F6F66">
      <w:pPr>
        <w:numPr>
          <w:ilvl w:val="0"/>
          <w:numId w:val="4"/>
        </w:numPr>
        <w:spacing w:line="480" w:lineRule="auto"/>
        <w:contextualSpacing/>
        <w:rPr>
          <w:sz w:val="24"/>
          <w:szCs w:val="24"/>
        </w:rPr>
      </w:pPr>
      <w:r w:rsidRPr="00BE39BF">
        <w:rPr>
          <w:noProof/>
          <w:sz w:val="24"/>
          <w:szCs w:val="24"/>
          <w:lang w:val="en-US"/>
        </w:rPr>
        <w:drawing>
          <wp:inline distT="114300" distB="114300" distL="114300" distR="114300" wp14:anchorId="201E0D77" wp14:editId="3BF74F32">
            <wp:extent cx="4381500" cy="28194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381500" cy="2819400"/>
                    </a:xfrm>
                    <a:prstGeom prst="rect">
                      <a:avLst/>
                    </a:prstGeom>
                    <a:ln/>
                  </pic:spPr>
                </pic:pic>
              </a:graphicData>
            </a:graphic>
          </wp:inline>
        </w:drawing>
      </w:r>
    </w:p>
    <w:p w14:paraId="4FD83B35" w14:textId="77777777" w:rsidR="006A09D8" w:rsidRPr="00BE39BF" w:rsidRDefault="003F6F66">
      <w:pPr>
        <w:numPr>
          <w:ilvl w:val="0"/>
          <w:numId w:val="4"/>
        </w:numPr>
        <w:spacing w:line="480" w:lineRule="auto"/>
        <w:contextualSpacing/>
        <w:rPr>
          <w:sz w:val="24"/>
          <w:szCs w:val="24"/>
        </w:rPr>
      </w:pPr>
      <w:r w:rsidRPr="00BE39BF">
        <w:rPr>
          <w:noProof/>
          <w:sz w:val="24"/>
          <w:szCs w:val="24"/>
          <w:lang w:val="en-US"/>
        </w:rPr>
        <w:drawing>
          <wp:inline distT="114300" distB="114300" distL="114300" distR="114300" wp14:anchorId="19A5F726" wp14:editId="0F07394F">
            <wp:extent cx="4381500" cy="28384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381500" cy="2838450"/>
                    </a:xfrm>
                    <a:prstGeom prst="rect">
                      <a:avLst/>
                    </a:prstGeom>
                    <a:ln/>
                  </pic:spPr>
                </pic:pic>
              </a:graphicData>
            </a:graphic>
          </wp:inline>
        </w:drawing>
      </w:r>
    </w:p>
    <w:p w14:paraId="35644885" w14:textId="77777777" w:rsidR="006A09D8" w:rsidRPr="00BE39BF" w:rsidRDefault="006A09D8">
      <w:pPr>
        <w:rPr>
          <w:sz w:val="24"/>
          <w:szCs w:val="24"/>
        </w:rPr>
      </w:pPr>
    </w:p>
    <w:p w14:paraId="633ED375" w14:textId="77777777" w:rsidR="006A09D8" w:rsidRPr="00BE39BF" w:rsidRDefault="003F6F66">
      <w:pPr>
        <w:rPr>
          <w:sz w:val="24"/>
          <w:szCs w:val="24"/>
        </w:rPr>
      </w:pPr>
      <w:r w:rsidRPr="00BE39BF">
        <w:rPr>
          <w:sz w:val="24"/>
          <w:szCs w:val="24"/>
        </w:rPr>
        <w:t xml:space="preserve">Figure </w:t>
      </w:r>
      <w:r w:rsidR="0055161A" w:rsidRPr="00BE39BF">
        <w:rPr>
          <w:sz w:val="24"/>
          <w:szCs w:val="24"/>
        </w:rPr>
        <w:t>8</w:t>
      </w:r>
      <w:r w:rsidRPr="00BE39BF">
        <w:rPr>
          <w:sz w:val="24"/>
          <w:szCs w:val="24"/>
        </w:rPr>
        <w:t>.  Example echograms shown fish schools close to the seafloor along a glider dive.  Part B shows faint background noise from glider mechanical or electrical systems.</w:t>
      </w:r>
    </w:p>
    <w:p w14:paraId="7C4311BB" w14:textId="276FC994" w:rsidR="006A09D8" w:rsidRPr="00BE39BF" w:rsidRDefault="00140DBE">
      <w:pPr>
        <w:spacing w:line="480" w:lineRule="auto"/>
        <w:rPr>
          <w:sz w:val="24"/>
          <w:szCs w:val="24"/>
        </w:rPr>
      </w:pPr>
      <w:r w:rsidRPr="00140DBE">
        <w:rPr>
          <w:noProof/>
          <w:sz w:val="24"/>
          <w:szCs w:val="24"/>
          <w:lang w:val="en-US"/>
        </w:rPr>
        <w:lastRenderedPageBreak/>
        <w:drawing>
          <wp:inline distT="0" distB="0" distL="0" distR="0" wp14:anchorId="66BF9560" wp14:editId="62BDF697">
            <wp:extent cx="5943600" cy="4592782"/>
            <wp:effectExtent l="0" t="0" r="0" b="0"/>
            <wp:docPr id="6" name="Picture 6" descr="C:\Users\CLEMBK~1.FOR\AppData\Local\Temp\SAM_AZFP_M66-M72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MBK~1.FOR\AppData\Local\Temp\SAM_AZFP_M66-M72_v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14:paraId="340C3828" w14:textId="36098351" w:rsidR="006A09D8" w:rsidRPr="00BE39BF" w:rsidRDefault="006A09D8">
      <w:pPr>
        <w:rPr>
          <w:sz w:val="24"/>
          <w:szCs w:val="24"/>
        </w:rPr>
      </w:pPr>
    </w:p>
    <w:p w14:paraId="53D32EDF" w14:textId="4138D35A" w:rsidR="006A09D8" w:rsidRPr="00BE39BF" w:rsidRDefault="003F6F66">
      <w:pPr>
        <w:rPr>
          <w:sz w:val="24"/>
          <w:szCs w:val="24"/>
        </w:rPr>
      </w:pPr>
      <w:r w:rsidRPr="00BE39BF">
        <w:rPr>
          <w:sz w:val="24"/>
          <w:szCs w:val="24"/>
        </w:rPr>
        <w:t xml:space="preserve">Figure </w:t>
      </w:r>
      <w:r w:rsidR="0055161A" w:rsidRPr="00BE39BF">
        <w:rPr>
          <w:sz w:val="24"/>
          <w:szCs w:val="24"/>
        </w:rPr>
        <w:t>9</w:t>
      </w:r>
      <w:r w:rsidRPr="00BE39BF">
        <w:rPr>
          <w:sz w:val="24"/>
          <w:szCs w:val="24"/>
        </w:rPr>
        <w:t xml:space="preserve">. Acoustic density values along path of </w:t>
      </w:r>
      <w:ins w:id="2" w:author="David Mann" w:date="2018-05-18T18:22:00Z">
        <w:r w:rsidR="004B1DA6">
          <w:rPr>
            <w:sz w:val="24"/>
            <w:szCs w:val="24"/>
          </w:rPr>
          <w:t>glider</w:t>
        </w:r>
      </w:ins>
      <w:r w:rsidRPr="00BE39BF">
        <w:rPr>
          <w:sz w:val="24"/>
          <w:szCs w:val="24"/>
        </w:rPr>
        <w:t>. Mission 66 (upper left). Miss</w:t>
      </w:r>
      <w:ins w:id="3" w:author="David Mann" w:date="2018-05-18T18:22:00Z">
        <w:r w:rsidR="00882FBA">
          <w:rPr>
            <w:sz w:val="24"/>
            <w:szCs w:val="24"/>
          </w:rPr>
          <w:t>i</w:t>
        </w:r>
      </w:ins>
      <w:r w:rsidRPr="00BE39BF">
        <w:rPr>
          <w:sz w:val="24"/>
          <w:szCs w:val="24"/>
        </w:rPr>
        <w:t xml:space="preserve">on </w:t>
      </w:r>
      <w:bookmarkStart w:id="4" w:name="_GoBack"/>
      <w:bookmarkEnd w:id="4"/>
      <w:r w:rsidRPr="00BE39BF">
        <w:rPr>
          <w:sz w:val="24"/>
          <w:szCs w:val="24"/>
        </w:rPr>
        <w:t>69 (upper right), and Mission 72 (lower right).  Insets in map show location of bounding boxes for each mission.  Acoustic density (in NASC) are represented by dots of varying size proportional to the NASC value at each interval.  Significant hotspots of high density are colored orange-red.  Absence of detected fish or fish school are shown as small black dots.</w:t>
      </w:r>
    </w:p>
    <w:p w14:paraId="67BA00C5" w14:textId="77777777" w:rsidR="006A09D8" w:rsidRPr="00BE39BF" w:rsidRDefault="006A09D8">
      <w:pPr>
        <w:rPr>
          <w:sz w:val="24"/>
          <w:szCs w:val="24"/>
        </w:rPr>
      </w:pPr>
    </w:p>
    <w:sectPr w:rsidR="006A09D8" w:rsidRPr="00BE39BF">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id Mann" w:date="2018-05-18T18:20:00Z" w:initials="DM">
    <w:p w14:paraId="113260AF" w14:textId="5CF2D782" w:rsidR="004B1DA6" w:rsidRDefault="004B1DA6">
      <w:pPr>
        <w:pStyle w:val="CommentText"/>
      </w:pPr>
      <w:r>
        <w:rPr>
          <w:rStyle w:val="CommentReference"/>
        </w:rPr>
        <w:annotationRef/>
      </w:r>
      <w:r>
        <w:t>Y label is tag ID or fish ID?</w:t>
      </w:r>
    </w:p>
  </w:comment>
  <w:comment w:id="0" w:author="Lembke, Chad" w:date="2018-05-10T17:25:00Z" w:initials="LC">
    <w:p w14:paraId="3105027D" w14:textId="77777777" w:rsidR="0055161A" w:rsidRDefault="0055161A">
      <w:pPr>
        <w:pStyle w:val="CommentText"/>
      </w:pPr>
      <w:r>
        <w:rPr>
          <w:rStyle w:val="CommentReference"/>
        </w:rPr>
        <w:annotationRef/>
      </w:r>
      <w:r>
        <w:t>Sue, I think this looks reasonable and I think it is good to pres</w:t>
      </w:r>
      <w:r w:rsidR="00C4378B">
        <w:t>ent as it highlights</w:t>
      </w:r>
      <w:r>
        <w:t xml:space="preserve"> the longevity of detections of individual fish</w:t>
      </w:r>
      <w:r w:rsidR="00C4378B">
        <w:t xml:space="preserve"> at the moorings</w:t>
      </w:r>
      <w:r>
        <w:t>, yet</w:t>
      </w:r>
      <w:r w:rsidR="00C4378B">
        <w:t xml:space="preserve"> also</w:t>
      </w:r>
      <w:r>
        <w:t xml:space="preserve"> highlight the limited time the glider is in the </w:t>
      </w:r>
      <w:r w:rsidR="003C5148">
        <w:t>vicinity.  If we don’t like this image, we can scrap… or if we like the intent, we can certainly enhance it.  For instance I could adjust the yellow bars to when the glider was</w:t>
      </w:r>
      <w:r w:rsidR="00C4378B">
        <w:t xml:space="preserve"> actually</w:t>
      </w:r>
      <w:r w:rsidR="003C5148">
        <w:t xml:space="preserve"> in the tagging region, but I think that’s more than needed personally.</w:t>
      </w:r>
    </w:p>
    <w:p w14:paraId="283D42BD" w14:textId="77777777" w:rsidR="003C5148" w:rsidRDefault="003C5148">
      <w:pPr>
        <w:pStyle w:val="CommentText"/>
      </w:pPr>
    </w:p>
    <w:p w14:paraId="51361185" w14:textId="77777777" w:rsidR="003C5148" w:rsidRDefault="003C514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3260AF" w15:done="0"/>
  <w15:commentEx w15:paraId="513611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3260AF" w16cid:durableId="1EA997EC"/>
  <w16cid:commentId w16cid:paraId="51361185" w16cid:durableId="1EA997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03434C"/>
    <w:multiLevelType w:val="multilevel"/>
    <w:tmpl w:val="FF1ECA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D1644B"/>
    <w:multiLevelType w:val="multilevel"/>
    <w:tmpl w:val="B562E66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E65675"/>
    <w:multiLevelType w:val="multilevel"/>
    <w:tmpl w:val="290C20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E7352EB"/>
    <w:multiLevelType w:val="multilevel"/>
    <w:tmpl w:val="8390C7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Mann">
    <w15:presenceInfo w15:providerId="Windows Live" w15:userId="3eef2ec51fac0a59"/>
  </w15:person>
  <w15:person w15:author="Lembke, Chad">
    <w15:presenceInfo w15:providerId="AD" w15:userId="S-1-5-21-150927795-2069884688-1238954376-88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D8"/>
    <w:rsid w:val="00140DBE"/>
    <w:rsid w:val="003C5148"/>
    <w:rsid w:val="003F6F66"/>
    <w:rsid w:val="00424292"/>
    <w:rsid w:val="004B1DA6"/>
    <w:rsid w:val="004E3A8F"/>
    <w:rsid w:val="0055161A"/>
    <w:rsid w:val="006A09D8"/>
    <w:rsid w:val="00775A0A"/>
    <w:rsid w:val="007D6D40"/>
    <w:rsid w:val="00882FBA"/>
    <w:rsid w:val="008B6F9F"/>
    <w:rsid w:val="00B96871"/>
    <w:rsid w:val="00BE39BF"/>
    <w:rsid w:val="00C4378B"/>
    <w:rsid w:val="00C615A2"/>
    <w:rsid w:val="00CB2898"/>
    <w:rsid w:val="00E35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442A"/>
  <w15:docId w15:val="{64A14983-BCF1-4907-A7A2-7D6C49D8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75A0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A0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55161A"/>
    <w:rPr>
      <w:b/>
      <w:bCs/>
    </w:rPr>
  </w:style>
  <w:style w:type="character" w:customStyle="1" w:styleId="CommentSubjectChar">
    <w:name w:val="Comment Subject Char"/>
    <w:basedOn w:val="CommentTextChar"/>
    <w:link w:val="CommentSubject"/>
    <w:uiPriority w:val="99"/>
    <w:semiHidden/>
    <w:rsid w:val="0055161A"/>
    <w:rPr>
      <w:b/>
      <w:bCs/>
      <w:sz w:val="20"/>
      <w:szCs w:val="20"/>
    </w:rPr>
  </w:style>
  <w:style w:type="paragraph" w:styleId="NormalWeb">
    <w:name w:val="Normal (Web)"/>
    <w:basedOn w:val="Normal"/>
    <w:uiPriority w:val="99"/>
    <w:semiHidden/>
    <w:unhideWhenUsed/>
    <w:rsid w:val="00C4378B"/>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Mann</cp:lastModifiedBy>
  <cp:revision>4</cp:revision>
  <dcterms:created xsi:type="dcterms:W3CDTF">2018-05-18T22:17:00Z</dcterms:created>
  <dcterms:modified xsi:type="dcterms:W3CDTF">2018-05-18T22:22:00Z</dcterms:modified>
</cp:coreProperties>
</file>